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81D3E" w14:textId="7DC5E65B" w:rsidR="008477CA" w:rsidRDefault="00047617" w:rsidP="00783ADC">
      <w:pPr>
        <w:spacing w:after="0" w:line="240" w:lineRule="auto"/>
        <w:rPr>
          <w:rFonts w:ascii="Calibri" w:hAnsi="Calibri" w:cs="Calibri"/>
          <w:b/>
        </w:rPr>
      </w:pPr>
      <w:r>
        <w:rPr>
          <w:rFonts w:ascii="Calibri" w:hAnsi="Calibri" w:cs="Calibri"/>
          <w:b/>
        </w:rPr>
        <w:t xml:space="preserve">"Finding the spark before the </w:t>
      </w:r>
      <w:del w:id="1000" w:author="Robyn M Stuart" w:date="2026-09-29T10:54:51Z">
        <w:r>
          <w:rPr>
            <w:rFonts w:ascii="Calibri" w:hAnsi="Calibri" w:cs="Calibri"/>
            <w:b/>
          </w:rPr>
          <w:delText xml:space="preserve">fire": modeling RTRI-guided HIV outbreak detection and partner services to accelerate epidemic control in Zambia</w:delText>
        </w:r>
      </w:del>
      <w:ins w:id="1001" w:author="Robyn M Stuart" w:date="2026-09-29T10:54:51Z">
        <w:r>
          <w:rPr>
            <w:rFonts w:ascii="Calibri" w:hAnsi="Calibri" w:cs="Calibri"/>
            <w:b/>
          </w:rPr>
          <w:t xml:space="preserve">fire?": is recency-guided partner notification worth its burden in Zambia?</w:t>
        </w:r>
      </w:ins>
    </w:p>
    <w:p w14:paraId="10330299" w14:textId="77777777" w:rsidR="00047617" w:rsidRDefault="00047617" w:rsidP="00783ADC">
      <w:pPr>
        <w:spacing w:after="0" w:line="240" w:lineRule="auto"/>
        <w:rPr>
          <w:rFonts w:ascii="Calibri" w:eastAsia="Times New Roman" w:hAnsi="Calibri" w:cs="Calibri"/>
        </w:rPr>
      </w:pPr>
    </w:p>
    <w:p w14:paraId="7447BE49" w14:textId="503E31A1" w:rsidR="00F31920" w:rsidRDefault="00F31920" w:rsidP="00783ADC">
      <w:pPr>
        <w:spacing w:after="0" w:line="240" w:lineRule="auto"/>
        <w:rPr>
          <w:rFonts w:ascii="Calibri" w:eastAsia="Times New Roman" w:hAnsi="Calibri" w:cs="Calibri"/>
          <w:vertAlign w:val="superscript"/>
        </w:rPr>
      </w:pPr>
      <w:r>
        <w:rPr>
          <w:rFonts w:ascii="Calibri" w:eastAsia="Times New Roman" w:hAnsi="Calibri" w:cs="Calibri"/>
        </w:rPr>
        <w:t>Nao Yamamoto</w:t>
      </w:r>
      <w:r w:rsidRPr="00F31920">
        <w:rPr>
          <w:rFonts w:ascii="Calibri" w:eastAsia="Times New Roman" w:hAnsi="Calibri" w:cs="Calibri"/>
          <w:vertAlign w:val="superscript"/>
        </w:rPr>
        <w:t>1</w:t>
      </w:r>
      <w:r>
        <w:rPr>
          <w:rFonts w:ascii="Calibri" w:eastAsia="Times New Roman" w:hAnsi="Calibri" w:cs="Calibri"/>
        </w:rPr>
        <w:t xml:space="preserve">, </w:t>
      </w:r>
      <w:r w:rsidR="003B6AA8" w:rsidRPr="003B6AA8">
        <w:rPr>
          <w:rFonts w:ascii="Calibri" w:eastAsia="Times New Roman" w:hAnsi="Calibri" w:cs="Calibri"/>
        </w:rPr>
        <w:t>Robyn M Stuart</w:t>
      </w:r>
      <w:r w:rsidR="003B6AA8">
        <w:rPr>
          <w:rFonts w:ascii="Calibri" w:eastAsia="Times New Roman" w:hAnsi="Calibri" w:cs="Calibri"/>
          <w:vertAlign w:val="superscript"/>
        </w:rPr>
        <w:t>2</w:t>
      </w:r>
      <w:r w:rsidR="003B6AA8">
        <w:rPr>
          <w:rFonts w:ascii="Calibri" w:eastAsia="Times New Roman" w:hAnsi="Calibri" w:cs="Calibri"/>
        </w:rPr>
        <w:t xml:space="preserve">, </w:t>
      </w:r>
      <w:proofErr w:type="spellStart"/>
      <w:r w:rsidR="009A1C72">
        <w:rPr>
          <w:rFonts w:ascii="Calibri" w:eastAsia="Times New Roman" w:hAnsi="Calibri" w:cs="Calibri"/>
        </w:rPr>
        <w:t>Sulani</w:t>
      </w:r>
      <w:proofErr w:type="spellEnd"/>
      <w:r w:rsidR="009A1C72">
        <w:rPr>
          <w:rFonts w:ascii="Calibri" w:eastAsia="Times New Roman" w:hAnsi="Calibri" w:cs="Calibri"/>
        </w:rPr>
        <w:t xml:space="preserve"> Nymbili</w:t>
      </w:r>
      <w:r w:rsidR="009A1C72" w:rsidRPr="00F31920">
        <w:rPr>
          <w:rFonts w:ascii="Calibri" w:eastAsia="Times New Roman" w:hAnsi="Calibri" w:cs="Calibri"/>
          <w:vertAlign w:val="superscript"/>
        </w:rPr>
        <w:t>1</w:t>
      </w:r>
      <w:r w:rsidR="009A1C72">
        <w:rPr>
          <w:rFonts w:ascii="Calibri" w:eastAsia="Times New Roman" w:hAnsi="Calibri" w:cs="Calibri"/>
        </w:rPr>
        <w:t>, David Kaftan</w:t>
      </w:r>
      <w:r w:rsidR="009A1C72" w:rsidRPr="00F31920">
        <w:rPr>
          <w:rFonts w:ascii="Calibri" w:eastAsia="Times New Roman" w:hAnsi="Calibri" w:cs="Calibri"/>
          <w:vertAlign w:val="superscript"/>
        </w:rPr>
        <w:t>1</w:t>
      </w:r>
      <w:r w:rsidR="009A1C72">
        <w:rPr>
          <w:rFonts w:ascii="Calibri" w:eastAsia="Times New Roman" w:hAnsi="Calibri" w:cs="Calibri"/>
        </w:rPr>
        <w:t xml:space="preserve">, </w:t>
      </w:r>
      <w:r w:rsidR="003B6AA8">
        <w:rPr>
          <w:rFonts w:ascii="Calibri" w:eastAsia="Times New Roman" w:hAnsi="Calibri" w:cs="Calibri"/>
        </w:rPr>
        <w:t>Ingrida Platais</w:t>
      </w:r>
      <w:r w:rsidR="003B6AA8" w:rsidRPr="00F31920">
        <w:rPr>
          <w:rFonts w:ascii="Calibri" w:eastAsia="Times New Roman" w:hAnsi="Calibri" w:cs="Calibri"/>
          <w:vertAlign w:val="superscript"/>
        </w:rPr>
        <w:t>1</w:t>
      </w:r>
      <w:r w:rsidR="003B6AA8">
        <w:rPr>
          <w:rFonts w:ascii="Calibri" w:eastAsia="Times New Roman" w:hAnsi="Calibri" w:cs="Calibri"/>
        </w:rPr>
        <w:t xml:space="preserve">, </w:t>
      </w:r>
      <w:r w:rsidRPr="00F31920">
        <w:rPr>
          <w:rFonts w:ascii="Calibri" w:eastAsia="Times New Roman" w:hAnsi="Calibri" w:cs="Calibri"/>
        </w:rPr>
        <w:t>Anna Bershteyn</w:t>
      </w:r>
      <w:r w:rsidRPr="00F31920">
        <w:rPr>
          <w:rFonts w:ascii="Calibri" w:eastAsia="Times New Roman" w:hAnsi="Calibri" w:cs="Calibri"/>
          <w:vertAlign w:val="superscript"/>
        </w:rPr>
        <w:t>1</w:t>
      </w:r>
    </w:p>
    <w:p w14:paraId="103DB7C5" w14:textId="77777777" w:rsidR="002C0851" w:rsidRDefault="002C0851" w:rsidP="00783ADC">
      <w:pPr>
        <w:spacing w:after="0" w:line="240" w:lineRule="auto"/>
        <w:rPr>
          <w:rFonts w:ascii="Calibri" w:eastAsia="Times New Roman" w:hAnsi="Calibri" w:cs="Calibri"/>
        </w:rPr>
      </w:pPr>
    </w:p>
    <w:p w14:paraId="39A43FBA" w14:textId="79DFBA82" w:rsidR="00F31920" w:rsidRDefault="00F31920" w:rsidP="00783ADC">
      <w:pPr>
        <w:spacing w:after="0" w:line="240" w:lineRule="auto"/>
        <w:rPr>
          <w:rFonts w:ascii="Calibri" w:eastAsia="Times New Roman" w:hAnsi="Calibri" w:cs="Calibri"/>
          <w:bCs/>
        </w:rPr>
      </w:pPr>
      <w:r w:rsidRPr="00F31920">
        <w:rPr>
          <w:rFonts w:ascii="Calibri" w:eastAsia="Times New Roman" w:hAnsi="Calibri" w:cs="Calibri"/>
          <w:bCs/>
        </w:rPr>
        <w:t>1</w:t>
      </w:r>
      <w:r>
        <w:rPr>
          <w:rFonts w:ascii="Calibri" w:eastAsia="Times New Roman" w:hAnsi="Calibri" w:cs="Calibri"/>
          <w:bCs/>
        </w:rPr>
        <w:t xml:space="preserve">. </w:t>
      </w:r>
      <w:r w:rsidRPr="00F31920">
        <w:rPr>
          <w:rFonts w:ascii="Calibri" w:eastAsia="Times New Roman" w:hAnsi="Calibri" w:cs="Calibri"/>
          <w:bCs/>
        </w:rPr>
        <w:t>Department of Population Health, New York University Grossman School of Medicine, New York, New York, USA.</w:t>
      </w:r>
    </w:p>
    <w:p w14:paraId="10CF5152" w14:textId="0C138317" w:rsidR="003B6AA8" w:rsidRDefault="003B6AA8" w:rsidP="00783ADC">
      <w:pPr>
        <w:spacing w:after="0" w:line="240" w:lineRule="auto"/>
        <w:rPr>
          <w:rFonts w:ascii="Calibri" w:eastAsia="Times New Roman" w:hAnsi="Calibri" w:cs="Calibri"/>
          <w:bCs/>
        </w:rPr>
      </w:pPr>
      <w:r>
        <w:rPr>
          <w:rFonts w:ascii="Calibri" w:eastAsia="Times New Roman" w:hAnsi="Calibri" w:cs="Calibri"/>
          <w:bCs/>
        </w:rPr>
        <w:t xml:space="preserve">2. </w:t>
      </w:r>
      <w:r w:rsidRPr="003B6AA8">
        <w:rPr>
          <w:rFonts w:ascii="Calibri" w:eastAsia="Times New Roman" w:hAnsi="Calibri" w:cs="Calibri"/>
          <w:bCs/>
        </w:rPr>
        <w:t>Institute for Disease Modeling, Global Health Division, Bill &amp; Melinda Gates Foundation, Seattle, Washington, United States of America</w:t>
      </w:r>
    </w:p>
    <w:p w14:paraId="074F76EB" w14:textId="77777777" w:rsidR="00F31920" w:rsidRDefault="00F31920" w:rsidP="00783ADC">
      <w:pPr>
        <w:spacing w:after="0" w:line="240" w:lineRule="auto"/>
        <w:rPr>
          <w:rFonts w:ascii="Calibri" w:eastAsia="Times New Roman" w:hAnsi="Calibri" w:cs="Calibri"/>
          <w:b/>
        </w:rPr>
      </w:pPr>
    </w:p>
    <w:p w14:paraId="5C4AF26C" w14:textId="009713CD" w:rsidR="00783ADC" w:rsidRDefault="006F4658" w:rsidP="00783ADC">
      <w:pPr>
        <w:spacing w:after="0" w:line="240" w:lineRule="auto"/>
        <w:rPr>
          <w:rFonts w:ascii="Calibri" w:eastAsia="Times New Roman" w:hAnsi="Calibri" w:cs="Calibri"/>
          <w:b/>
        </w:rPr>
      </w:pPr>
      <w:r>
        <w:rPr>
          <w:rFonts w:ascii="Calibri" w:eastAsia="Times New Roman" w:hAnsi="Calibri" w:cs="Calibri"/>
          <w:b/>
        </w:rPr>
        <w:t>Background</w:t>
      </w:r>
    </w:p>
    <w:p w14:paraId="5D7A3A7D" w14:textId="3AC3B423" w:rsidR="0091649F" w:rsidRDefault="00B37CBB" w:rsidP="000F3BE6">
      <w:pPr>
        <w:spacing w:after="0" w:line="240" w:lineRule="auto"/>
        <w:rPr>
          <w:rFonts w:ascii="Calibri" w:eastAsia="Times New Roman" w:hAnsi="Calibri" w:cs="Calibri"/>
          <w:bCs/>
        </w:rPr>
      </w:pPr>
      <w:r>
        <w:rPr>
          <w:rFonts w:ascii="Calibri" w:eastAsia="Times New Roman" w:hAnsi="Calibri" w:cs="Calibri"/>
          <w:bCs/>
        </w:rPr>
        <w:t xml:space="preserve">Ending the HIV epidemic requires interrupting recent transmission before it amplifies into larger outbreaks. Rapid tests for recent HIV infection (RTRI), paired with partner </w:t>
      </w:r>
      <w:del w:id="1002" w:author="Robyn M Stuart" w:date="2026-09-29T10:54:51Z">
        <w:r>
          <w:rPr>
            <w:rFonts w:ascii="Calibri" w:eastAsia="Times New Roman" w:hAnsi="Calibri" w:cs="Calibri"/>
            <w:bCs/>
          </w:rPr>
          <w:delText xml:space="preserve">notification,</w:delText>
        </w:r>
      </w:del>
      <w:ins w:id="1003" w:author="Robyn M Stuart" w:date="2026-09-29T10:54:51Z">
        <w:r>
          <w:rPr>
            <w:rFonts w:ascii="Calibri" w:eastAsia="Times New Roman" w:hAnsi="Calibri" w:cs="Calibri"/>
            <w:bCs/>
          </w:rPr>
          <w:t xml:space="preserve">notification (PN),</w:t>
        </w:r>
      </w:ins>
      <w:r>
        <w:rPr>
          <w:rFonts w:ascii="Calibri" w:eastAsia="Times New Roman" w:hAnsi="Calibri" w:cs="Calibri"/>
          <w:bCs/>
        </w:rPr>
        <w:t xml:space="preserve"> may enable targeted outbreak response, but </w:t>
      </w:r>
      <w:del w:id="1004" w:author="Robyn M Stuart" w:date="2026-09-29T10:54:51Z">
        <w:r>
          <w:rPr>
            <w:rFonts w:ascii="Calibri" w:eastAsia="Times New Roman" w:hAnsi="Calibri" w:cs="Calibri"/>
            <w:bCs/>
          </w:rPr>
          <w:delText xml:space="preserve">the population-level impact of current RTRI guidelines in generalized epidemics</w:delText>
        </w:r>
      </w:del>
      <w:ins w:id="1005" w:author="Robyn M Stuart" w:date="2026-09-29T10:54:51Z">
        <w:r>
          <w:rPr>
            <w:rFonts w:ascii="Calibri" w:eastAsia="Times New Roman" w:hAnsi="Calibri" w:cs="Calibri"/>
            <w:bCs/>
          </w:rPr>
          <w:t xml:space="preserve">RTRIs miss most recent infections, PN carries risks including intimate partner violence, and the value of restricting PN to RTRI-flagged cases</w:t>
        </w:r>
      </w:ins>
      <w:r>
        <w:rPr>
          <w:rFonts w:ascii="Calibri" w:eastAsia="Times New Roman" w:hAnsi="Calibri" w:cs="Calibri"/>
          <w:bCs/>
        </w:rPr>
        <w:t xml:space="preserve"> remains uncertain. This study aimed to determine </w:t>
      </w:r>
      <w:del w:id="1006" w:author="Robyn M Stuart" w:date="2026-09-29T10:54:51Z">
        <w:r>
          <w:rPr>
            <w:rFonts w:ascii="Calibri" w:eastAsia="Times New Roman" w:hAnsi="Calibri" w:cs="Calibri"/>
            <w:bCs/>
          </w:rPr>
          <w:delText xml:space="preserve">the minimum network tracing depth—in hops from an RTRI-identified index case—required to reduce HIV incidence and achieve epidemic control</w:delText>
        </w:r>
      </w:del>
      <w:ins w:id="1007" w:author="Robyn M Stuart" w:date="2026-09-29T10:54:51Z">
        <w:r>
          <w:rPr>
            <w:rFonts w:ascii="Calibri" w:eastAsia="Times New Roman" w:hAnsi="Calibri" w:cs="Calibri"/>
            <w:bCs/>
          </w:rPr>
          <w:t xml:space="preserve">whether RTRI-guided PN improves the balance of benefit to burden compared with PN for all new diagnoses</w:t>
        </w:r>
      </w:ins>
      <w:r>
        <w:rPr>
          <w:rFonts w:ascii="Calibri" w:eastAsia="Times New Roman" w:hAnsi="Calibri" w:cs="Calibri"/>
          <w:bCs/>
        </w:rPr>
        <w:t xml:space="preserve"> in Zambia.</w:t>
      </w:r>
    </w:p>
    <w:p w14:paraId="085EC3F8" w14:textId="77777777" w:rsidR="00B37CBB" w:rsidRPr="000F3BE6" w:rsidRDefault="00B37CBB" w:rsidP="000F3BE6">
      <w:pPr>
        <w:spacing w:after="0" w:line="240" w:lineRule="auto"/>
        <w:rPr>
          <w:rFonts w:ascii="Calibri" w:eastAsia="Times New Roman" w:hAnsi="Calibri" w:cs="Calibri"/>
          <w:bCs/>
        </w:rPr>
      </w:pPr>
    </w:p>
    <w:p w14:paraId="0CA613A4"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Methods</w:t>
      </w:r>
    </w:p>
    <w:p w14:paraId="48B187EF" w14:textId="0A3F54C6" w:rsidR="0091649F" w:rsidRDefault="00B37CBB" w:rsidP="000F3BE6">
      <w:pPr>
        <w:spacing w:after="0" w:line="240" w:lineRule="auto"/>
        <w:rPr>
          <w:rFonts w:ascii="Calibri" w:eastAsia="Times New Roman" w:hAnsi="Calibri" w:cs="Calibri"/>
          <w:bCs/>
        </w:rPr>
      </w:pPr>
      <w:proofErr w:type="spellStart"/>
      <w:proofErr w:type="spellEnd"/>
      <w:r>
        <w:rPr>
          <w:rFonts w:ascii="Calibri" w:eastAsia="Times New Roman" w:hAnsi="Calibri" w:cs="Calibri"/>
          <w:bCs/>
        </w:rPr>
        <w:t xml:space="preserve">We developed an agent-based HIV model of Zambia in STIsim with current and prior (3-month recall) sexual networks. We calibrated </w:t>
      </w:r>
      <w:del w:id="1008" w:author="Robyn M Stuart" w:date="2026-09-29T10:54:51Z">
        <w:r>
          <w:rPr>
            <w:rFonts w:ascii="Calibri" w:eastAsia="Times New Roman" w:hAnsi="Calibri" w:cs="Calibri"/>
            <w:bCs/>
          </w:rPr>
          <w:delText xml:space="preserve">the model</w:delText>
        </w:r>
      </w:del>
      <w:ins w:id="1009" w:author="Robyn M Stuart" w:date="2026-09-29T10:54:51Z">
        <w:r>
          <w:rPr>
            <w:rFonts w:ascii="Calibri" w:eastAsia="Times New Roman" w:hAnsi="Calibri" w:cs="Calibri"/>
            <w:bCs/>
          </w:rPr>
          <w:t xml:space="preserve">13 parameters</w:t>
        </w:r>
      </w:ins>
      <w:r>
        <w:rPr>
          <w:rFonts w:ascii="Calibri" w:eastAsia="Times New Roman" w:hAnsi="Calibri" w:cs="Calibri"/>
          <w:bCs/>
        </w:rPr>
        <w:t xml:space="preserve"> to national HIV surveillance data </w:t>
      </w:r>
      <w:del w:id="1010" w:author="Robyn M Stuart" w:date="2026-09-29T10:54:51Z">
        <w:r>
          <w:rPr>
            <w:rFonts w:ascii="Calibri" w:eastAsia="Times New Roman" w:hAnsi="Calibri" w:cs="Calibri"/>
            <w:bCs/>
          </w:rPr>
          <w:delText xml:space="preserve">(1985–2022) and age- and sex-stratified prevalence from 5 Demographic and Health Surveys (DHS, 2002–2024) across 500 parameter draws.</w:delText>
        </w:r>
      </w:del>
      <w:ins w:id="1011" w:author="Robyn M Stuart" w:date="2026-09-29T10:54:51Z">
        <w:r>
          <w:rPr>
            <w:rFonts w:ascii="Calibri" w:eastAsia="Times New Roman" w:hAnsi="Calibri" w:cs="Calibri"/>
            <w:bCs/>
          </w:rPr>
          <w:t xml:space="preserve">(1990–2023) across 500 parameter draws, validating against ZAMPHIA 2016 age- and sex-stratified prevalence.</w:t>
        </w:r>
      </w:ins>
      <w:r>
        <w:rPr>
          <w:rFonts w:ascii="Calibri" w:eastAsia="Times New Roman" w:hAnsi="Calibri" w:cs="Calibri"/>
          <w:bCs/>
        </w:rPr>
        <w:t xml:space="preserve"> Baseline services included routine testing, antiretroviral therapy (97% coverage by 2024), and pre-exposure prophylaxis. From 2026 to 2050, we simulated </w:t>
      </w:r>
      <w:del w:id="1012" w:author="Robyn M Stuart" w:date="2026-09-29T10:54:51Z">
        <w:r>
          <w:rPr>
            <w:rFonts w:ascii="Calibri" w:eastAsia="Times New Roman" w:hAnsi="Calibri" w:cs="Calibri"/>
            <w:bCs/>
          </w:rPr>
          <w:delText xml:space="preserve">RTRI-guided response at 0 (no RTRI response), 1 (direct partners), 2, or 3 hops, notifying, testing, and treating sexual contacts of people with newly identified recent infection and continuing tracing from newly diagnosed partners up to the hop limit. We compared annual HIV incidence and the year each scenario first reached epidemic control, defined as incidence &lt;0.1 per 100 person-years.</w:delText>
        </w:r>
      </w:del>
      <w:ins w:id="1013" w:author="Robyn M Stuart" w:date="2026-09-29T10:54:51Z">
        <w:r>
          <w:rPr>
            <w:rFonts w:ascii="Calibri" w:eastAsia="Times New Roman" w:hAnsi="Calibri" w:cs="Calibri"/>
            <w:bCs/>
          </w:rPr>
          <w:t xml:space="preserve">single-hop PN triggered by all new diagnoses or only those classified recent by an RTRI (sensitivity 25% for infections &lt;1 year; specificity 96%), reaching current, prior, or both partner types. We compared infections averted, contacts notified per infection averted, and false-recent notifications. A companion decision analysis estimated cost per additional diagnosis ($10/RTRI; $20/enhanced PN).</w:t>
        </w:r>
      </w:ins>
    </w:p>
    <w:p w14:paraId="3BAB6637" w14:textId="77777777" w:rsidR="00B37CBB" w:rsidRPr="000F3BE6" w:rsidRDefault="00B37CBB" w:rsidP="000F3BE6">
      <w:pPr>
        <w:spacing w:after="0" w:line="240" w:lineRule="auto"/>
        <w:rPr>
          <w:rFonts w:ascii="Calibri" w:eastAsia="Times New Roman" w:hAnsi="Calibri" w:cs="Calibri"/>
          <w:bCs/>
        </w:rPr>
      </w:pPr>
    </w:p>
    <w:p w14:paraId="4500AA10" w14:textId="77777777" w:rsidR="000F3BE6" w:rsidRPr="00F11E53" w:rsidRDefault="000F3BE6" w:rsidP="000F3BE6">
      <w:pPr>
        <w:spacing w:after="0" w:line="240" w:lineRule="auto"/>
        <w:rPr>
          <w:rFonts w:ascii="Calibri" w:eastAsia="Times New Roman" w:hAnsi="Calibri" w:cs="Calibri"/>
          <w:b/>
        </w:rPr>
      </w:pPr>
      <w:r w:rsidRPr="00F11E53">
        <w:rPr>
          <w:rFonts w:ascii="Calibri" w:eastAsia="Times New Roman" w:hAnsi="Calibri" w:cs="Calibri"/>
          <w:b/>
        </w:rPr>
        <w:t>Results</w:t>
      </w:r>
    </w:p>
    <w:p w14:paraId="62BD9C31" w14:textId="52B71E6E" w:rsidR="0091649F" w:rsidRDefault="00B37CBB" w:rsidP="000F3BE6">
      <w:pPr>
        <w:spacing w:after="0" w:line="240" w:lineRule="auto"/>
        <w:rPr>
          <w:rFonts w:eastAsiaTheme="minorEastAsia"/>
          <w:lang w:eastAsia="ja-JP"/>
        </w:rPr>
      </w:pPr>
      <w:r>
        <w:rPr>
          <w:rFonts w:eastAsiaTheme="minorEastAsia"/>
          <w:lang w:eastAsia="ja-JP"/>
        </w:rPr>
        <w:t xml:space="preserve">The calibrated model reproduced </w:t>
      </w:r>
      <w:del w:id="1014" w:author="Robyn M Stuart" w:date="2026-09-29T10:54:51Z">
        <w:r>
          <w:rPr>
            <w:rFonts w:eastAsiaTheme="minorEastAsia"/>
            <w:lang w:eastAsia="ja-JP"/>
          </w:rPr>
          <w:delText xml:space="preserve">observed prevalence trends and DHS age-sex patterns. Under baseline, HIV incidence in 2050 was XX.X per 100 person-years (IQR XX.X–XX.X), and epidemic control was reached in YEAR (IQR YEAR–YEAR). Compared with baseline, 1-hop tracing reduced 2050 incidence by XX% (IQR XX–XX%), while extending to 2 hops achieved an additional XX% reduction (IQR XX–XX%). Extending tracing beyond H hops produced minimal additional reductions in incidence or time to epidemic control. Epidemic control was reached N, N, and N years earlier under 1-, 2-, and 3-hop tracing, respectively.</w:delText>
        </w:r>
      </w:del>
      <w:ins w:id="1015" w:author="Robyn M Stuart" w:date="2026-09-29T10:54:51Z">
        <w:r>
          <w:rPr>
            <w:rFonts w:eastAsiaTheme="minorEastAsia"/>
            <w:lang w:eastAsia="ja-JP"/>
          </w:rPr>
          <w:t xml:space="preserve">national HIV deaths, ART coverage, and recent incidence declines. Under baseline, XX (IQR XX–XX) infections occurred 2026–2050. PN for all new diagnoses averted XX% (IQR XX–XX%) at N contacts notified per infection averted; RTRI-guided PN averted XX% (IQR XX–XX%) at N contacts per infection averted. The RTRI flagged 6.1% of new diagnoses, of whom 41% were truly recent; a negative result lowered the probability of recent infection only from 10% to 8%. RTRI-guided PN cost 6.7-fold more per additional diagnosis than budget-matched untargeted PN, breaking even only below $0.45 per RTRI.</w:t>
        </w:r>
      </w:ins>
    </w:p>
    <w:p w14:paraId="5657E262" w14:textId="77777777" w:rsidR="00B37CBB" w:rsidRPr="000F3BE6" w:rsidRDefault="00B37CBB" w:rsidP="000F3BE6">
      <w:pPr>
        <w:spacing w:after="0" w:line="240" w:lineRule="auto"/>
        <w:rPr>
          <w:rFonts w:ascii="Calibri" w:eastAsia="Times New Roman" w:hAnsi="Calibri" w:cs="Calibri"/>
          <w:bCs/>
        </w:rPr>
      </w:pPr>
    </w:p>
    <w:p w14:paraId="017E8DE4" w14:textId="3EDF5858" w:rsidR="000F3BE6" w:rsidRPr="00F2453B" w:rsidRDefault="000F3BE6" w:rsidP="000F3BE6">
      <w:pPr>
        <w:spacing w:after="0" w:line="240" w:lineRule="auto"/>
        <w:rPr>
          <w:rFonts w:ascii="Calibri" w:eastAsia="Times New Roman" w:hAnsi="Calibri" w:cs="Calibri"/>
          <w:b/>
        </w:rPr>
      </w:pPr>
      <w:r w:rsidRPr="00F2453B">
        <w:rPr>
          <w:rFonts w:ascii="Calibri" w:eastAsia="Times New Roman" w:hAnsi="Calibri" w:cs="Calibri"/>
          <w:b/>
        </w:rPr>
        <w:t>Conclusion</w:t>
      </w:r>
      <w:r w:rsidR="006F4658">
        <w:rPr>
          <w:rFonts w:ascii="Calibri" w:eastAsia="Times New Roman" w:hAnsi="Calibri" w:cs="Calibri"/>
          <w:b/>
        </w:rPr>
        <w:t>s</w:t>
      </w:r>
    </w:p>
    <w:p w14:paraId="4B7481CF" w14:textId="604A4324" w:rsidR="00EA6FC8" w:rsidRDefault="00B37CBB" w:rsidP="00B37CBB">
      <w:pPr>
        <w:rPr>
          <w:rFonts w:ascii="Calibri" w:eastAsia="Times New Roman" w:hAnsi="Calibri" w:cs="Calibri"/>
          <w:bCs/>
        </w:rPr>
      </w:pPr>
      <w:r>
        <w:rPr>
          <w:rFonts w:ascii="Calibri" w:eastAsia="Times New Roman" w:hAnsi="Calibri" w:cs="Calibri"/>
          <w:bCs/>
        </w:rPr>
        <w:t xml:space="preserve">RTRI-guided </w:t>
      </w:r>
      <w:del w:id="1016" w:author="Robyn M Stuart" w:date="2026-09-29T10:54:51Z">
        <w:r>
          <w:rPr>
            <w:rFonts w:ascii="Calibri" w:eastAsia="Times New Roman" w:hAnsi="Calibri" w:cs="Calibri"/>
            <w:bCs/>
          </w:rPr>
          <w:delText xml:space="preserve">partner tracing reduced HIV incidence and accelerated epidemic control in Zambia compared with routine services alone. Most benefit was achieved within H hop(s) of RTRI-identified index cases, suggesting that specifying this tracing depth in national RTRI guidelines could maximize population-level impact while avoiding unnecessary expansion of partner tracing.</w:delText>
        </w:r>
      </w:del>
      <w:ins w:id="1017" w:author="Robyn M Stuart" w:date="2026-09-29T10:54:51Z">
        <w:r>
          <w:rPr>
            <w:rFonts w:ascii="Calibri" w:eastAsia="Times New Roman" w:hAnsi="Calibri" w:cs="Calibri"/>
            <w:bCs/>
          </w:rPr>
          <w:t xml:space="preserve">PN [reduced/did not reduce] notification burden per infection averted relative to PN for all new diagnoses in Zambia. Because RTRIs flag few new diagnoses and a negative result is nearly uninformative, RTRIs may be better suited to surveillance and outbreak detection than to deciding which individuals are offered PN.</w:t>
        </w:r>
      </w:ins>
    </w:p>
    <w:sectPr w:rsidR="00EA6FC8" w:rsidSect="00F5504B">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35C54" w14:textId="77777777" w:rsidR="00D22323" w:rsidRDefault="00D22323" w:rsidP="006F4658">
      <w:pPr>
        <w:spacing w:after="0" w:line="240" w:lineRule="auto"/>
      </w:pPr>
      <w:r>
        <w:separator/>
      </w:r>
    </w:p>
  </w:endnote>
  <w:endnote w:type="continuationSeparator" w:id="0">
    <w:p w14:paraId="77997980" w14:textId="77777777" w:rsidR="00D22323" w:rsidRDefault="00D22323" w:rsidP="006F4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5C6A8" w14:textId="77777777" w:rsidR="00D22323" w:rsidRDefault="00D22323" w:rsidP="006F4658">
      <w:pPr>
        <w:spacing w:after="0" w:line="240" w:lineRule="auto"/>
      </w:pPr>
      <w:r>
        <w:separator/>
      </w:r>
    </w:p>
  </w:footnote>
  <w:footnote w:type="continuationSeparator" w:id="0">
    <w:p w14:paraId="748C1DB9" w14:textId="77777777" w:rsidR="00D22323" w:rsidRDefault="00D22323" w:rsidP="006F465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F24"/>
    <w:rsid w:val="000070FF"/>
    <w:rsid w:val="00031A18"/>
    <w:rsid w:val="00032B4C"/>
    <w:rsid w:val="0004037F"/>
    <w:rsid w:val="00047617"/>
    <w:rsid w:val="000642C9"/>
    <w:rsid w:val="00093F24"/>
    <w:rsid w:val="000A4AF7"/>
    <w:rsid w:val="000F3BE6"/>
    <w:rsid w:val="00134B42"/>
    <w:rsid w:val="00145057"/>
    <w:rsid w:val="0015219D"/>
    <w:rsid w:val="001708F1"/>
    <w:rsid w:val="00190739"/>
    <w:rsid w:val="001C44A2"/>
    <w:rsid w:val="00203B0C"/>
    <w:rsid w:val="002149FC"/>
    <w:rsid w:val="0025028A"/>
    <w:rsid w:val="0026608A"/>
    <w:rsid w:val="002A7D37"/>
    <w:rsid w:val="002C0851"/>
    <w:rsid w:val="00310912"/>
    <w:rsid w:val="003A0A37"/>
    <w:rsid w:val="003A12E4"/>
    <w:rsid w:val="003B6AA8"/>
    <w:rsid w:val="003C3715"/>
    <w:rsid w:val="003F268E"/>
    <w:rsid w:val="00401552"/>
    <w:rsid w:val="004238DD"/>
    <w:rsid w:val="00495C6A"/>
    <w:rsid w:val="004A209E"/>
    <w:rsid w:val="004A6FAB"/>
    <w:rsid w:val="00566889"/>
    <w:rsid w:val="006055EA"/>
    <w:rsid w:val="006661CA"/>
    <w:rsid w:val="006B50F1"/>
    <w:rsid w:val="006D0058"/>
    <w:rsid w:val="006F4658"/>
    <w:rsid w:val="006F469E"/>
    <w:rsid w:val="006F71FE"/>
    <w:rsid w:val="00783ADC"/>
    <w:rsid w:val="00786A8C"/>
    <w:rsid w:val="007D2C52"/>
    <w:rsid w:val="008132C2"/>
    <w:rsid w:val="008477CA"/>
    <w:rsid w:val="0087513C"/>
    <w:rsid w:val="00875D9B"/>
    <w:rsid w:val="008D4568"/>
    <w:rsid w:val="008D4CD0"/>
    <w:rsid w:val="008E2CB9"/>
    <w:rsid w:val="008F5AED"/>
    <w:rsid w:val="0091649F"/>
    <w:rsid w:val="00932C1C"/>
    <w:rsid w:val="00971223"/>
    <w:rsid w:val="009A1C72"/>
    <w:rsid w:val="009F45CE"/>
    <w:rsid w:val="00A60F19"/>
    <w:rsid w:val="00AB3FAB"/>
    <w:rsid w:val="00AF0E16"/>
    <w:rsid w:val="00B04D7D"/>
    <w:rsid w:val="00B1495A"/>
    <w:rsid w:val="00B37CBB"/>
    <w:rsid w:val="00B70C4F"/>
    <w:rsid w:val="00BA1FA3"/>
    <w:rsid w:val="00BA7118"/>
    <w:rsid w:val="00BD483F"/>
    <w:rsid w:val="00BE2B55"/>
    <w:rsid w:val="00D22323"/>
    <w:rsid w:val="00D44676"/>
    <w:rsid w:val="00DD170C"/>
    <w:rsid w:val="00E04170"/>
    <w:rsid w:val="00E10A78"/>
    <w:rsid w:val="00E1378E"/>
    <w:rsid w:val="00E14DA2"/>
    <w:rsid w:val="00E40749"/>
    <w:rsid w:val="00E7041D"/>
    <w:rsid w:val="00E85DEA"/>
    <w:rsid w:val="00EA6FC8"/>
    <w:rsid w:val="00F11E53"/>
    <w:rsid w:val="00F2453B"/>
    <w:rsid w:val="00F31920"/>
    <w:rsid w:val="00F46B66"/>
    <w:rsid w:val="00F5504B"/>
    <w:rsid w:val="00F917BE"/>
    <w:rsid w:val="00FF07AF"/>
    <w:rsid w:val="00FF3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407FC"/>
  <w15:chartTrackingRefBased/>
  <w15:docId w15:val="{7FA8F264-DD02-4489-A87C-D0DCDBA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41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4170"/>
    <w:rPr>
      <w:rFonts w:ascii="Segoe UI" w:hAnsi="Segoe UI" w:cs="Segoe UI"/>
      <w:sz w:val="18"/>
      <w:szCs w:val="18"/>
    </w:rPr>
  </w:style>
  <w:style w:type="paragraph" w:styleId="Revision">
    <w:name w:val="Revision"/>
    <w:hidden/>
    <w:uiPriority w:val="99"/>
    <w:semiHidden/>
    <w:rsid w:val="008D4CD0"/>
    <w:pPr>
      <w:spacing w:after="0" w:line="240" w:lineRule="auto"/>
    </w:pPr>
  </w:style>
  <w:style w:type="paragraph" w:styleId="ListParagraph">
    <w:name w:val="List Paragraph"/>
    <w:basedOn w:val="Normal"/>
    <w:uiPriority w:val="34"/>
    <w:qFormat/>
    <w:rsid w:val="00F31920"/>
    <w:pPr>
      <w:ind w:left="720"/>
      <w:contextualSpacing/>
    </w:pPr>
  </w:style>
  <w:style w:type="paragraph" w:styleId="Header">
    <w:name w:val="header"/>
    <w:basedOn w:val="Normal"/>
    <w:link w:val="HeaderChar"/>
    <w:uiPriority w:val="99"/>
    <w:unhideWhenUsed/>
    <w:rsid w:val="006F4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658"/>
  </w:style>
  <w:style w:type="paragraph" w:styleId="Footer">
    <w:name w:val="footer"/>
    <w:basedOn w:val="Normal"/>
    <w:link w:val="FooterChar"/>
    <w:uiPriority w:val="99"/>
    <w:unhideWhenUsed/>
    <w:rsid w:val="006F46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658"/>
  </w:style>
  <w:style w:type="character" w:styleId="CommentReference">
    <w:name w:val="annotation reference"/>
    <w:basedOn w:val="DefaultParagraphFont"/>
    <w:uiPriority w:val="99"/>
    <w:semiHidden/>
    <w:unhideWhenUsed/>
    <w:rsid w:val="00E40749"/>
    <w:rPr>
      <w:sz w:val="16"/>
      <w:szCs w:val="16"/>
    </w:rPr>
  </w:style>
  <w:style w:type="paragraph" w:styleId="CommentText">
    <w:name w:val="annotation text"/>
    <w:basedOn w:val="Normal"/>
    <w:link w:val="CommentTextChar"/>
    <w:uiPriority w:val="99"/>
    <w:unhideWhenUsed/>
    <w:rsid w:val="00E40749"/>
    <w:pPr>
      <w:spacing w:line="240" w:lineRule="auto"/>
    </w:pPr>
    <w:rPr>
      <w:sz w:val="20"/>
      <w:szCs w:val="20"/>
    </w:rPr>
  </w:style>
  <w:style w:type="character" w:customStyle="1" w:styleId="CommentTextChar">
    <w:name w:val="Comment Text Char"/>
    <w:basedOn w:val="DefaultParagraphFont"/>
    <w:link w:val="CommentText"/>
    <w:uiPriority w:val="99"/>
    <w:rsid w:val="00E40749"/>
    <w:rPr>
      <w:sz w:val="20"/>
      <w:szCs w:val="20"/>
    </w:rPr>
  </w:style>
  <w:style w:type="paragraph" w:styleId="CommentSubject">
    <w:name w:val="annotation subject"/>
    <w:basedOn w:val="CommentText"/>
    <w:next w:val="CommentText"/>
    <w:link w:val="CommentSubjectChar"/>
    <w:uiPriority w:val="99"/>
    <w:semiHidden/>
    <w:unhideWhenUsed/>
    <w:rsid w:val="00E40749"/>
    <w:rPr>
      <w:b/>
      <w:bCs/>
    </w:rPr>
  </w:style>
  <w:style w:type="character" w:customStyle="1" w:styleId="CommentSubjectChar">
    <w:name w:val="Comment Subject Char"/>
    <w:basedOn w:val="CommentTextChar"/>
    <w:link w:val="CommentSubject"/>
    <w:uiPriority w:val="99"/>
    <w:semiHidden/>
    <w:rsid w:val="00E40749"/>
    <w:rPr>
      <w:b/>
      <w:bCs/>
      <w:sz w:val="20"/>
      <w:szCs w:val="20"/>
    </w:rPr>
  </w:style>
  <w:style w:type="character" w:styleId="Hyperlink">
    <w:name w:val="Hyperlink"/>
    <w:basedOn w:val="DefaultParagraphFont"/>
    <w:uiPriority w:val="99"/>
    <w:unhideWhenUsed/>
    <w:rsid w:val="003A12E4"/>
    <w:rPr>
      <w:color w:val="0563C1" w:themeColor="hyperlink"/>
      <w:u w:val="single"/>
    </w:rPr>
  </w:style>
  <w:style w:type="character" w:styleId="UnresolvedMention">
    <w:name w:val="Unresolved Mention"/>
    <w:basedOn w:val="DefaultParagraphFont"/>
    <w:uiPriority w:val="99"/>
    <w:semiHidden/>
    <w:unhideWhenUsed/>
    <w:rsid w:val="003A1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797617">
      <w:bodyDiv w:val="1"/>
      <w:marLeft w:val="0"/>
      <w:marRight w:val="0"/>
      <w:marTop w:val="0"/>
      <w:marBottom w:val="0"/>
      <w:divBdr>
        <w:top w:val="none" w:sz="0" w:space="0" w:color="auto"/>
        <w:left w:val="none" w:sz="0" w:space="0" w:color="auto"/>
        <w:bottom w:val="none" w:sz="0" w:space="0" w:color="auto"/>
        <w:right w:val="none" w:sz="0" w:space="0" w:color="auto"/>
      </w:divBdr>
    </w:div>
    <w:div w:id="160436645">
      <w:bodyDiv w:val="1"/>
      <w:marLeft w:val="0"/>
      <w:marRight w:val="0"/>
      <w:marTop w:val="0"/>
      <w:marBottom w:val="0"/>
      <w:divBdr>
        <w:top w:val="none" w:sz="0" w:space="0" w:color="auto"/>
        <w:left w:val="none" w:sz="0" w:space="0" w:color="auto"/>
        <w:bottom w:val="none" w:sz="0" w:space="0" w:color="auto"/>
        <w:right w:val="none" w:sz="0" w:space="0" w:color="auto"/>
      </w:divBdr>
    </w:div>
    <w:div w:id="165366080">
      <w:bodyDiv w:val="1"/>
      <w:marLeft w:val="0"/>
      <w:marRight w:val="0"/>
      <w:marTop w:val="0"/>
      <w:marBottom w:val="0"/>
      <w:divBdr>
        <w:top w:val="none" w:sz="0" w:space="0" w:color="auto"/>
        <w:left w:val="none" w:sz="0" w:space="0" w:color="auto"/>
        <w:bottom w:val="none" w:sz="0" w:space="0" w:color="auto"/>
        <w:right w:val="none" w:sz="0" w:space="0" w:color="auto"/>
      </w:divBdr>
    </w:div>
    <w:div w:id="174999355">
      <w:bodyDiv w:val="1"/>
      <w:marLeft w:val="0"/>
      <w:marRight w:val="0"/>
      <w:marTop w:val="0"/>
      <w:marBottom w:val="0"/>
      <w:divBdr>
        <w:top w:val="none" w:sz="0" w:space="0" w:color="auto"/>
        <w:left w:val="none" w:sz="0" w:space="0" w:color="auto"/>
        <w:bottom w:val="none" w:sz="0" w:space="0" w:color="auto"/>
        <w:right w:val="none" w:sz="0" w:space="0" w:color="auto"/>
      </w:divBdr>
    </w:div>
    <w:div w:id="598678572">
      <w:bodyDiv w:val="1"/>
      <w:marLeft w:val="0"/>
      <w:marRight w:val="0"/>
      <w:marTop w:val="0"/>
      <w:marBottom w:val="0"/>
      <w:divBdr>
        <w:top w:val="none" w:sz="0" w:space="0" w:color="auto"/>
        <w:left w:val="none" w:sz="0" w:space="0" w:color="auto"/>
        <w:bottom w:val="none" w:sz="0" w:space="0" w:color="auto"/>
        <w:right w:val="none" w:sz="0" w:space="0" w:color="auto"/>
      </w:divBdr>
    </w:div>
    <w:div w:id="932084981">
      <w:bodyDiv w:val="1"/>
      <w:marLeft w:val="0"/>
      <w:marRight w:val="0"/>
      <w:marTop w:val="0"/>
      <w:marBottom w:val="0"/>
      <w:divBdr>
        <w:top w:val="none" w:sz="0" w:space="0" w:color="auto"/>
        <w:left w:val="none" w:sz="0" w:space="0" w:color="auto"/>
        <w:bottom w:val="none" w:sz="0" w:space="0" w:color="auto"/>
        <w:right w:val="none" w:sz="0" w:space="0" w:color="auto"/>
      </w:divBdr>
    </w:div>
    <w:div w:id="1037313378">
      <w:bodyDiv w:val="1"/>
      <w:marLeft w:val="0"/>
      <w:marRight w:val="0"/>
      <w:marTop w:val="0"/>
      <w:marBottom w:val="0"/>
      <w:divBdr>
        <w:top w:val="none" w:sz="0" w:space="0" w:color="auto"/>
        <w:left w:val="none" w:sz="0" w:space="0" w:color="auto"/>
        <w:bottom w:val="none" w:sz="0" w:space="0" w:color="auto"/>
        <w:right w:val="none" w:sz="0" w:space="0" w:color="auto"/>
      </w:divBdr>
      <w:divsChild>
        <w:div w:id="1401368298">
          <w:marLeft w:val="0"/>
          <w:marRight w:val="0"/>
          <w:marTop w:val="0"/>
          <w:marBottom w:val="0"/>
          <w:divBdr>
            <w:top w:val="none" w:sz="0" w:space="0" w:color="auto"/>
            <w:left w:val="none" w:sz="0" w:space="0" w:color="auto"/>
            <w:bottom w:val="none" w:sz="0" w:space="0" w:color="auto"/>
            <w:right w:val="none" w:sz="0" w:space="0" w:color="auto"/>
          </w:divBdr>
        </w:div>
        <w:div w:id="1846627416">
          <w:marLeft w:val="0"/>
          <w:marRight w:val="0"/>
          <w:marTop w:val="0"/>
          <w:marBottom w:val="0"/>
          <w:divBdr>
            <w:top w:val="none" w:sz="0" w:space="0" w:color="auto"/>
            <w:left w:val="none" w:sz="0" w:space="0" w:color="auto"/>
            <w:bottom w:val="none" w:sz="0" w:space="0" w:color="auto"/>
            <w:right w:val="none" w:sz="0" w:space="0" w:color="auto"/>
          </w:divBdr>
        </w:div>
        <w:div w:id="1669402572">
          <w:marLeft w:val="0"/>
          <w:marRight w:val="0"/>
          <w:marTop w:val="0"/>
          <w:marBottom w:val="0"/>
          <w:divBdr>
            <w:top w:val="none" w:sz="0" w:space="0" w:color="auto"/>
            <w:left w:val="none" w:sz="0" w:space="0" w:color="auto"/>
            <w:bottom w:val="none" w:sz="0" w:space="0" w:color="auto"/>
            <w:right w:val="none" w:sz="0" w:space="0" w:color="auto"/>
          </w:divBdr>
        </w:div>
        <w:div w:id="487598813">
          <w:marLeft w:val="0"/>
          <w:marRight w:val="0"/>
          <w:marTop w:val="0"/>
          <w:marBottom w:val="0"/>
          <w:divBdr>
            <w:top w:val="none" w:sz="0" w:space="0" w:color="auto"/>
            <w:left w:val="none" w:sz="0" w:space="0" w:color="auto"/>
            <w:bottom w:val="none" w:sz="0" w:space="0" w:color="auto"/>
            <w:right w:val="none" w:sz="0" w:space="0" w:color="auto"/>
          </w:divBdr>
        </w:div>
        <w:div w:id="1646012177">
          <w:marLeft w:val="0"/>
          <w:marRight w:val="0"/>
          <w:marTop w:val="0"/>
          <w:marBottom w:val="0"/>
          <w:divBdr>
            <w:top w:val="none" w:sz="0" w:space="0" w:color="auto"/>
            <w:left w:val="none" w:sz="0" w:space="0" w:color="auto"/>
            <w:bottom w:val="none" w:sz="0" w:space="0" w:color="auto"/>
            <w:right w:val="none" w:sz="0" w:space="0" w:color="auto"/>
          </w:divBdr>
        </w:div>
      </w:divsChild>
    </w:div>
    <w:div w:id="1590843301">
      <w:bodyDiv w:val="1"/>
      <w:marLeft w:val="0"/>
      <w:marRight w:val="0"/>
      <w:marTop w:val="0"/>
      <w:marBottom w:val="0"/>
      <w:divBdr>
        <w:top w:val="none" w:sz="0" w:space="0" w:color="auto"/>
        <w:left w:val="none" w:sz="0" w:space="0" w:color="auto"/>
        <w:bottom w:val="none" w:sz="0" w:space="0" w:color="auto"/>
        <w:right w:val="none" w:sz="0" w:space="0" w:color="auto"/>
      </w:divBdr>
    </w:div>
    <w:div w:id="1730570804">
      <w:bodyDiv w:val="1"/>
      <w:marLeft w:val="0"/>
      <w:marRight w:val="0"/>
      <w:marTop w:val="0"/>
      <w:marBottom w:val="0"/>
      <w:divBdr>
        <w:top w:val="none" w:sz="0" w:space="0" w:color="auto"/>
        <w:left w:val="none" w:sz="0" w:space="0" w:color="auto"/>
        <w:bottom w:val="none" w:sz="0" w:space="0" w:color="auto"/>
        <w:right w:val="none" w:sz="0" w:space="0" w:color="auto"/>
      </w:divBdr>
    </w:div>
    <w:div w:id="210557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428</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NYU Langone Health</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Bershteyn, Anna</dc:creator>
  <cp:keywords/>
  <dc:description/>
  <cp:lastModifiedBy>Yamamoto, Nao</cp:lastModifiedBy>
  <cp:revision>3</cp:revision>
  <dcterms:created xsi:type="dcterms:W3CDTF">2026-09-23T20:17:00Z</dcterms:created>
  <dcterms:modified xsi:type="dcterms:W3CDTF">2026-09-24T04:15:00Z</dcterms:modified>
</cp:coreProperties>
</file>